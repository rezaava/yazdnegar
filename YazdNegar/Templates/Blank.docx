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0D727" w14:textId="49FE397F" w:rsidR="00A62D99" w:rsidRPr="00F6117D" w:rsidRDefault="00A0731D" w:rsidP="00A62D99">
      <w:pPr>
        <w:pStyle w:val="Heading2"/>
        <w:numPr>
          <w:ilvl w:val="0"/>
          <w:numId w:val="0"/>
        </w:numPr>
        <w:ind w:left="794"/>
        <w:rPr>
          <w:rFonts w:hint="cs"/>
          <w:rtl/>
          <w:lang w:bidi="fa-IR"/>
        </w:rPr>
      </w:pPr>
      <w:del w:id="0" w:author="mohammad amin baghyani" w:date="2026-08-04T20:02:00Z">
        <w:r w:rsidDel="00A0731D">
          <w:rPr>
            <w:rFonts w:hint="cs"/>
            <w:rtl/>
            <w:lang w:bidi="fa-IR"/>
          </w:rPr>
          <w:delText>لل</w:delText>
        </w:r>
      </w:del>
      <w:ins w:id="1" w:author="mohammad amin baghyani" w:date="2026-08-04T20:02:00Z">
        <w:r>
          <w:rPr>
            <w:rFonts w:hint="cs"/>
            <w:rtl/>
            <w:lang w:bidi="fa-IR"/>
          </w:rPr>
          <w:t>ااااا</w:t>
        </w:r>
      </w:ins>
      <w:r>
        <w:rPr>
          <w:rFonts w:hint="cs"/>
          <w:rtl/>
          <w:lang w:bidi="fa-IR"/>
        </w:rPr>
        <w:t xml:space="preserve"> </w:t>
      </w:r>
      <w:del w:id="2" w:author="mohammad amin baghyani" w:date="2026-08-04T20:02:00Z">
        <w:r w:rsidDel="00A0731D">
          <w:rPr>
            <w:rFonts w:hint="cs"/>
            <w:rtl/>
            <w:lang w:bidi="fa-IR"/>
          </w:rPr>
          <w:delText>للل</w:delText>
        </w:r>
      </w:del>
      <w:ins w:id="3" w:author="mohammad amin baghyani" w:date="2026-08-04T20:02:00Z">
        <w:r>
          <w:rPr>
            <w:rFonts w:hint="cs"/>
            <w:rtl/>
            <w:lang w:bidi="fa-IR"/>
          </w:rPr>
          <w:t>کمنتالب</w:t>
        </w:r>
      </w:ins>
    </w:p>
    <w:sectPr w:rsidR="00A62D99" w:rsidRPr="00F6117D" w:rsidSect="00FF7D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pgNumType w:start="1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E2B9F" w14:textId="77777777" w:rsidR="000B3038" w:rsidRPr="00802EEC" w:rsidRDefault="000B3038" w:rsidP="000D0454">
      <w:pPr>
        <w:spacing w:before="0" w:after="0"/>
      </w:pPr>
      <w:r w:rsidRPr="00802EEC">
        <w:separator/>
      </w:r>
    </w:p>
  </w:endnote>
  <w:endnote w:type="continuationSeparator" w:id="0">
    <w:p w14:paraId="55972A7C" w14:textId="77777777" w:rsidR="000B3038" w:rsidRPr="00802EEC" w:rsidRDefault="000B3038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E71DF" w14:textId="77777777" w:rsidR="00792280" w:rsidRDefault="007922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44378" w14:textId="04E20C6F" w:rsidR="000D0454" w:rsidRPr="00802EEC" w:rsidRDefault="000D0454" w:rsidP="00215522">
    <w:pPr>
      <w:pStyle w:val="Footer"/>
      <w:tabs>
        <w:tab w:val="clear" w:pos="4513"/>
        <w:tab w:val="clear" w:pos="9026"/>
      </w:tabs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E1220" w14:textId="4002C7E8" w:rsidR="000D0454" w:rsidRPr="00215522" w:rsidRDefault="000D0454" w:rsidP="002155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B9BE7" w14:textId="77777777" w:rsidR="000B3038" w:rsidRPr="00802EEC" w:rsidRDefault="000B3038" w:rsidP="000D0454">
      <w:pPr>
        <w:spacing w:before="0" w:after="0"/>
      </w:pPr>
      <w:r w:rsidRPr="00802EEC">
        <w:separator/>
      </w:r>
    </w:p>
  </w:footnote>
  <w:footnote w:type="continuationSeparator" w:id="0">
    <w:p w14:paraId="357E24EB" w14:textId="77777777" w:rsidR="000B3038" w:rsidRPr="00802EEC" w:rsidRDefault="000B3038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E8746" w14:textId="77777777" w:rsidR="00792280" w:rsidRDefault="007922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FCC66" w14:textId="0A16DA43" w:rsidR="000D0454" w:rsidRPr="00215522" w:rsidRDefault="000D0454" w:rsidP="002155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91786" w14:textId="42408388" w:rsidR="000D0454" w:rsidRPr="00215522" w:rsidRDefault="000D0454" w:rsidP="00215522">
    <w:pPr>
      <w:pStyle w:val="Header"/>
      <w:rPr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64096E5F"/>
    <w:multiLevelType w:val="multilevel"/>
    <w:tmpl w:val="B4F80630"/>
    <w:lvl w:ilvl="0">
      <w:start w:val="1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nothing"/>
      <w:lvlText w:val="%1 -%2-"/>
      <w:lvlJc w:val="left"/>
      <w:pPr>
        <w:ind w:left="720" w:hanging="720"/>
      </w:pPr>
      <w:rPr>
        <w:rFonts w:hint="default"/>
        <w:szCs w:val="20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6C72E91"/>
    <w:multiLevelType w:val="multilevel"/>
    <w:tmpl w:val="E22EAB36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  <w:sz w:val="22"/>
      </w:rPr>
    </w:lvl>
    <w:lvl w:ilvl="1">
      <w:start w:val="1"/>
      <w:numFmt w:val="decimal"/>
      <w:lvlText w:val="%1-%2-"/>
      <w:lvlJc w:val="left"/>
      <w:pPr>
        <w:ind w:left="540" w:hanging="540"/>
      </w:pPr>
      <w:rPr>
        <w:rFonts w:hint="default"/>
        <w:sz w:val="22"/>
      </w:rPr>
    </w:lvl>
    <w:lvl w:ilvl="2">
      <w:start w:val="1"/>
      <w:numFmt w:val="decimal"/>
      <w:suff w:val="space"/>
      <w:lvlText w:val="%1-%2-%3-"/>
      <w:lvlJc w:val="left"/>
      <w:pPr>
        <w:ind w:left="720" w:hanging="720"/>
      </w:pPr>
      <w:rPr>
        <w:rFonts w:hint="default"/>
        <w:sz w:val="22"/>
        <w:lang w:bidi="ar-SA"/>
      </w:rPr>
    </w:lvl>
    <w:lvl w:ilvl="3">
      <w:start w:val="1"/>
      <w:numFmt w:val="decimal"/>
      <w:lvlText w:val="%1-%2-%3-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-%2-%3-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-%2-%3-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-%2-%3-%4.%5.%6.%7.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-%2-%3-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-%2-%3-%4.%5.%6.%7.%8.%9."/>
      <w:lvlJc w:val="left"/>
      <w:pPr>
        <w:ind w:left="1440" w:hanging="1440"/>
      </w:pPr>
      <w:rPr>
        <w:rFonts w:hint="default"/>
        <w:sz w:val="22"/>
      </w:rPr>
    </w:lvl>
  </w:abstractNum>
  <w:abstractNum w:abstractNumId="3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204494">
    <w:abstractNumId w:val="0"/>
  </w:num>
  <w:num w:numId="2" w16cid:durableId="852718866">
    <w:abstractNumId w:val="0"/>
  </w:num>
  <w:num w:numId="3" w16cid:durableId="1213734127">
    <w:abstractNumId w:val="0"/>
  </w:num>
  <w:num w:numId="4" w16cid:durableId="92630507">
    <w:abstractNumId w:val="0"/>
  </w:num>
  <w:num w:numId="5" w16cid:durableId="1145662743">
    <w:abstractNumId w:val="0"/>
  </w:num>
  <w:num w:numId="6" w16cid:durableId="310865713">
    <w:abstractNumId w:val="0"/>
  </w:num>
  <w:num w:numId="7" w16cid:durableId="675767255">
    <w:abstractNumId w:val="0"/>
  </w:num>
  <w:num w:numId="8" w16cid:durableId="220135628">
    <w:abstractNumId w:val="0"/>
  </w:num>
  <w:num w:numId="9" w16cid:durableId="1469783612">
    <w:abstractNumId w:val="0"/>
  </w:num>
  <w:num w:numId="10" w16cid:durableId="1287203024">
    <w:abstractNumId w:val="3"/>
  </w:num>
  <w:num w:numId="11" w16cid:durableId="1049378199">
    <w:abstractNumId w:val="1"/>
  </w:num>
  <w:num w:numId="12" w16cid:durableId="746079732">
    <w:abstractNumId w:val="2"/>
  </w:num>
  <w:num w:numId="13" w16cid:durableId="412093895">
    <w:abstractNumId w:val="0"/>
  </w:num>
  <w:num w:numId="14" w16cid:durableId="211983597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ohammad amin baghyani">
    <w15:presenceInfo w15:providerId="Windows Live" w15:userId="5b02769368ade4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mirrorMargins/>
  <w:attachedTemplate r:id="rId1"/>
  <w:linkStyl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E3919"/>
    <w:rsid w:val="00006D54"/>
    <w:rsid w:val="00011CFE"/>
    <w:rsid w:val="00025D32"/>
    <w:rsid w:val="000366E8"/>
    <w:rsid w:val="00055241"/>
    <w:rsid w:val="00066590"/>
    <w:rsid w:val="0007274B"/>
    <w:rsid w:val="00073183"/>
    <w:rsid w:val="000A584B"/>
    <w:rsid w:val="000B3038"/>
    <w:rsid w:val="000C2F88"/>
    <w:rsid w:val="000C502C"/>
    <w:rsid w:val="000D0454"/>
    <w:rsid w:val="000D5AED"/>
    <w:rsid w:val="000E4CA8"/>
    <w:rsid w:val="000E7EB8"/>
    <w:rsid w:val="000F4C5D"/>
    <w:rsid w:val="00102153"/>
    <w:rsid w:val="00110259"/>
    <w:rsid w:val="00127BB8"/>
    <w:rsid w:val="00135084"/>
    <w:rsid w:val="001416B2"/>
    <w:rsid w:val="001444D3"/>
    <w:rsid w:val="00171B9A"/>
    <w:rsid w:val="00173762"/>
    <w:rsid w:val="00185A42"/>
    <w:rsid w:val="00186440"/>
    <w:rsid w:val="00187C0C"/>
    <w:rsid w:val="00194B79"/>
    <w:rsid w:val="001B7DEF"/>
    <w:rsid w:val="001E4A8A"/>
    <w:rsid w:val="001F11A5"/>
    <w:rsid w:val="00205FDD"/>
    <w:rsid w:val="00215522"/>
    <w:rsid w:val="002516AE"/>
    <w:rsid w:val="00281377"/>
    <w:rsid w:val="002A4965"/>
    <w:rsid w:val="002B154F"/>
    <w:rsid w:val="002C19AA"/>
    <w:rsid w:val="002E3919"/>
    <w:rsid w:val="002F2C64"/>
    <w:rsid w:val="00317B43"/>
    <w:rsid w:val="003248B6"/>
    <w:rsid w:val="00327913"/>
    <w:rsid w:val="00334FE1"/>
    <w:rsid w:val="00352D06"/>
    <w:rsid w:val="00357F5F"/>
    <w:rsid w:val="00365D76"/>
    <w:rsid w:val="00376216"/>
    <w:rsid w:val="00377411"/>
    <w:rsid w:val="00390735"/>
    <w:rsid w:val="003A6448"/>
    <w:rsid w:val="003C4B46"/>
    <w:rsid w:val="004016D7"/>
    <w:rsid w:val="00436B94"/>
    <w:rsid w:val="00455E43"/>
    <w:rsid w:val="00462A21"/>
    <w:rsid w:val="00483681"/>
    <w:rsid w:val="00487529"/>
    <w:rsid w:val="004916A6"/>
    <w:rsid w:val="00495B52"/>
    <w:rsid w:val="004961F7"/>
    <w:rsid w:val="004B5646"/>
    <w:rsid w:val="004C1577"/>
    <w:rsid w:val="004C1E32"/>
    <w:rsid w:val="004C49B6"/>
    <w:rsid w:val="004D5E84"/>
    <w:rsid w:val="004E5F9E"/>
    <w:rsid w:val="00511A20"/>
    <w:rsid w:val="0054682B"/>
    <w:rsid w:val="00597E3C"/>
    <w:rsid w:val="005A4640"/>
    <w:rsid w:val="005B5F70"/>
    <w:rsid w:val="005B7D59"/>
    <w:rsid w:val="006205F4"/>
    <w:rsid w:val="00621997"/>
    <w:rsid w:val="006316DE"/>
    <w:rsid w:val="00636DAB"/>
    <w:rsid w:val="00643D18"/>
    <w:rsid w:val="00653982"/>
    <w:rsid w:val="006814EB"/>
    <w:rsid w:val="00691CAA"/>
    <w:rsid w:val="00693014"/>
    <w:rsid w:val="006A2718"/>
    <w:rsid w:val="006B65DC"/>
    <w:rsid w:val="006B6DE6"/>
    <w:rsid w:val="006C7932"/>
    <w:rsid w:val="006C79CE"/>
    <w:rsid w:val="006E4B4C"/>
    <w:rsid w:val="00703E63"/>
    <w:rsid w:val="007052EB"/>
    <w:rsid w:val="007130C8"/>
    <w:rsid w:val="007254B4"/>
    <w:rsid w:val="007321BF"/>
    <w:rsid w:val="00740698"/>
    <w:rsid w:val="0075350B"/>
    <w:rsid w:val="007555E3"/>
    <w:rsid w:val="007669C5"/>
    <w:rsid w:val="00774E3B"/>
    <w:rsid w:val="00783EDF"/>
    <w:rsid w:val="007841C9"/>
    <w:rsid w:val="00792280"/>
    <w:rsid w:val="00795F16"/>
    <w:rsid w:val="007A2596"/>
    <w:rsid w:val="007B65B4"/>
    <w:rsid w:val="007E4D44"/>
    <w:rsid w:val="007E6EBC"/>
    <w:rsid w:val="00802EEC"/>
    <w:rsid w:val="00834297"/>
    <w:rsid w:val="00852446"/>
    <w:rsid w:val="00854784"/>
    <w:rsid w:val="00856DD9"/>
    <w:rsid w:val="00864129"/>
    <w:rsid w:val="00865A39"/>
    <w:rsid w:val="00867AE0"/>
    <w:rsid w:val="0088321D"/>
    <w:rsid w:val="00897696"/>
    <w:rsid w:val="008B366A"/>
    <w:rsid w:val="008B6B30"/>
    <w:rsid w:val="008B6C9E"/>
    <w:rsid w:val="008C1F3C"/>
    <w:rsid w:val="008E1592"/>
    <w:rsid w:val="009039DF"/>
    <w:rsid w:val="00927D6D"/>
    <w:rsid w:val="00932885"/>
    <w:rsid w:val="00933F01"/>
    <w:rsid w:val="009860D5"/>
    <w:rsid w:val="00987A22"/>
    <w:rsid w:val="009A1D1F"/>
    <w:rsid w:val="009C3BA1"/>
    <w:rsid w:val="009E5B8E"/>
    <w:rsid w:val="009E6FE5"/>
    <w:rsid w:val="009E7C63"/>
    <w:rsid w:val="009F72FD"/>
    <w:rsid w:val="00A0731D"/>
    <w:rsid w:val="00A12426"/>
    <w:rsid w:val="00A160EC"/>
    <w:rsid w:val="00A17F92"/>
    <w:rsid w:val="00A2728B"/>
    <w:rsid w:val="00A275E2"/>
    <w:rsid w:val="00A46819"/>
    <w:rsid w:val="00A60151"/>
    <w:rsid w:val="00A62D99"/>
    <w:rsid w:val="00A67019"/>
    <w:rsid w:val="00A832DA"/>
    <w:rsid w:val="00A97F30"/>
    <w:rsid w:val="00AB2FE3"/>
    <w:rsid w:val="00AB4644"/>
    <w:rsid w:val="00AB761F"/>
    <w:rsid w:val="00AC52B6"/>
    <w:rsid w:val="00AE1784"/>
    <w:rsid w:val="00AF5DC3"/>
    <w:rsid w:val="00AF646E"/>
    <w:rsid w:val="00AF7878"/>
    <w:rsid w:val="00B06A4A"/>
    <w:rsid w:val="00B07060"/>
    <w:rsid w:val="00B136B7"/>
    <w:rsid w:val="00B32641"/>
    <w:rsid w:val="00B3579F"/>
    <w:rsid w:val="00B47E7E"/>
    <w:rsid w:val="00B63DD6"/>
    <w:rsid w:val="00B66E74"/>
    <w:rsid w:val="00BC32A0"/>
    <w:rsid w:val="00BD5930"/>
    <w:rsid w:val="00BE3CC2"/>
    <w:rsid w:val="00BF4F9B"/>
    <w:rsid w:val="00C1636D"/>
    <w:rsid w:val="00C20E0E"/>
    <w:rsid w:val="00C21B3A"/>
    <w:rsid w:val="00C2565F"/>
    <w:rsid w:val="00C34152"/>
    <w:rsid w:val="00C407AD"/>
    <w:rsid w:val="00C504BE"/>
    <w:rsid w:val="00C51A95"/>
    <w:rsid w:val="00C70A0D"/>
    <w:rsid w:val="00CA0484"/>
    <w:rsid w:val="00CA5952"/>
    <w:rsid w:val="00CB30E0"/>
    <w:rsid w:val="00CB4BD3"/>
    <w:rsid w:val="00CD2147"/>
    <w:rsid w:val="00CF015B"/>
    <w:rsid w:val="00CF0C31"/>
    <w:rsid w:val="00CF31C3"/>
    <w:rsid w:val="00CF3277"/>
    <w:rsid w:val="00CF4D46"/>
    <w:rsid w:val="00D16E9D"/>
    <w:rsid w:val="00D2305B"/>
    <w:rsid w:val="00D25110"/>
    <w:rsid w:val="00D26D23"/>
    <w:rsid w:val="00D42146"/>
    <w:rsid w:val="00D5196D"/>
    <w:rsid w:val="00D71BF3"/>
    <w:rsid w:val="00D83CEC"/>
    <w:rsid w:val="00D86E52"/>
    <w:rsid w:val="00D938B1"/>
    <w:rsid w:val="00D9456C"/>
    <w:rsid w:val="00D948A9"/>
    <w:rsid w:val="00DB3AA4"/>
    <w:rsid w:val="00DD2845"/>
    <w:rsid w:val="00DD76AF"/>
    <w:rsid w:val="00E10ED4"/>
    <w:rsid w:val="00E22E3A"/>
    <w:rsid w:val="00E24FC8"/>
    <w:rsid w:val="00E260E9"/>
    <w:rsid w:val="00E32BCC"/>
    <w:rsid w:val="00E523EA"/>
    <w:rsid w:val="00E73FED"/>
    <w:rsid w:val="00E81523"/>
    <w:rsid w:val="00F02712"/>
    <w:rsid w:val="00F239CA"/>
    <w:rsid w:val="00F41253"/>
    <w:rsid w:val="00F50009"/>
    <w:rsid w:val="00F6117D"/>
    <w:rsid w:val="00F73C87"/>
    <w:rsid w:val="00F808FD"/>
    <w:rsid w:val="00F86744"/>
    <w:rsid w:val="00FA3604"/>
    <w:rsid w:val="00FA4C0D"/>
    <w:rsid w:val="00FA5224"/>
    <w:rsid w:val="00FB7547"/>
    <w:rsid w:val="00FC2990"/>
    <w:rsid w:val="00FF160C"/>
    <w:rsid w:val="00FF3CDC"/>
    <w:rsid w:val="00FF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F5F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9E7C63"/>
    <w:pPr>
      <w:keepNext/>
      <w:keepLines/>
      <w:numPr>
        <w:numId w:val="9"/>
      </w:numPr>
      <w:spacing w:before="0" w:beforeAutospacing="0" w:after="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F6117D"/>
    <w:pPr>
      <w:keepNext/>
      <w:keepLines/>
      <w:numPr>
        <w:ilvl w:val="1"/>
        <w:numId w:val="9"/>
      </w:numPr>
      <w:spacing w:before="0" w:beforeAutospacing="0" w:after="120" w:afterAutospacing="0"/>
      <w:ind w:left="794" w:hanging="794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unhideWhenUsed/>
    <w:qFormat/>
    <w:rsid w:val="00F6117D"/>
    <w:pPr>
      <w:keepNext/>
      <w:keepLines/>
      <w:numPr>
        <w:ilvl w:val="2"/>
        <w:numId w:val="9"/>
      </w:numPr>
      <w:spacing w:before="0" w:beforeAutospacing="0" w:after="120" w:afterAutospacing="0"/>
      <w:ind w:left="1225" w:hanging="1225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unhideWhenUsed/>
    <w:qFormat/>
    <w:rsid w:val="00F6117D"/>
    <w:pPr>
      <w:keepNext/>
      <w:keepLines/>
      <w:numPr>
        <w:ilvl w:val="3"/>
        <w:numId w:val="9"/>
      </w:numPr>
      <w:spacing w:before="0" w:beforeAutospacing="0" w:after="120" w:afterAutospacing="0"/>
      <w:ind w:left="1729" w:hanging="1729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unhideWhenUsed/>
    <w:qFormat/>
    <w:rsid w:val="00F6117D"/>
    <w:pPr>
      <w:keepNext/>
      <w:keepLines/>
      <w:numPr>
        <w:ilvl w:val="4"/>
        <w:numId w:val="9"/>
      </w:numPr>
      <w:spacing w:before="0" w:beforeAutospacing="0" w:after="120" w:afterAutospacing="0"/>
      <w:ind w:left="2234" w:hanging="2234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unhideWhenUsed/>
    <w:qFormat/>
    <w:rsid w:val="00F6117D"/>
    <w:pPr>
      <w:keepNext/>
      <w:keepLines/>
      <w:numPr>
        <w:ilvl w:val="5"/>
        <w:numId w:val="9"/>
      </w:numPr>
      <w:spacing w:before="0" w:beforeAutospacing="0" w:after="120" w:afterAutospacing="0"/>
      <w:ind w:left="2739" w:hanging="2739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357F5F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357F5F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357F5F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357F5F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aliases w:val="متن زيرنويس,Footnote Text3,Footnote Text41,Footnote Text211,Footnote Text Char Char Char311,Footnote Text Char Char Char41,Footnote Text311,Footnote Text Char Char Char4 Char Char1,Footnote Text23,Footnote Text221 Char Char,Char,پاورقي"/>
    <w:basedOn w:val="Normal"/>
    <w:link w:val="FootnoteTextChar"/>
    <w:rsid w:val="00357F5F"/>
    <w:rPr>
      <w:sz w:val="20"/>
      <w:szCs w:val="20"/>
    </w:rPr>
  </w:style>
  <w:style w:type="character" w:customStyle="1" w:styleId="FootnoteTextChar">
    <w:name w:val="Footnote Text Char"/>
    <w:aliases w:val="متن زيرنويس Char,Footnote Text3 Char,Footnote Text41 Char,Footnote Text211 Char,Footnote Text Char Char Char311 Char,Footnote Text Char Char Char41 Char,Footnote Text311 Char,Footnote Text Char Char Char4 Char Char1 Char,Char Char"/>
    <w:basedOn w:val="DefaultParagraphFont"/>
    <w:link w:val="FootnoteText"/>
    <w:rsid w:val="00357F5F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9E7C63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F6117D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rsid w:val="00F6117D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F6117D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rsid w:val="00F6117D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rsid w:val="00F6117D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357F5F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357F5F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357F5F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357F5F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357F5F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F6117D"/>
    <w:pPr>
      <w:spacing w:before="0" w:beforeAutospacing="0" w:after="0" w:afterAutospacing="0" w:line="288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F6117D"/>
  </w:style>
  <w:style w:type="paragraph" w:styleId="Caption">
    <w:name w:val="caption"/>
    <w:basedOn w:val="Normal"/>
    <w:next w:val="BodyText"/>
    <w:uiPriority w:val="11"/>
    <w:rsid w:val="00357F5F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357F5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357F5F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357F5F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357F5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357F5F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357F5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357F5F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357F5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357F5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357F5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357F5F"/>
    <w:rPr>
      <w:i/>
      <w:iCs/>
    </w:rPr>
  </w:style>
  <w:style w:type="character" w:styleId="Emphasis">
    <w:name w:val="Emphasis"/>
    <w:basedOn w:val="DefaultParagraphFont"/>
    <w:uiPriority w:val="4"/>
    <w:qFormat/>
    <w:rsid w:val="00357F5F"/>
    <w:rPr>
      <w:i/>
      <w:iCs/>
    </w:rPr>
  </w:style>
  <w:style w:type="character" w:styleId="Strong">
    <w:name w:val="Strong"/>
    <w:basedOn w:val="DefaultParagraphFont"/>
    <w:uiPriority w:val="4"/>
    <w:qFormat/>
    <w:rsid w:val="00357F5F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357F5F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357F5F"/>
  </w:style>
  <w:style w:type="paragraph" w:styleId="EndnoteText">
    <w:name w:val="endnote text"/>
    <w:basedOn w:val="Normal"/>
    <w:link w:val="EndnoteTextChar"/>
    <w:uiPriority w:val="10"/>
    <w:rsid w:val="00357F5F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357F5F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357F5F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357F5F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357F5F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135084"/>
    <w:rPr>
      <w:color w:val="666666"/>
    </w:rPr>
  </w:style>
  <w:style w:type="character" w:styleId="FootnoteReference">
    <w:name w:val="footnote reference"/>
    <w:aliases w:val="شماره زيرنويس"/>
    <w:rsid w:val="00F6117D"/>
    <w:rPr>
      <w:vertAlign w:val="superscript"/>
    </w:rPr>
  </w:style>
  <w:style w:type="paragraph" w:styleId="NormalWeb">
    <w:name w:val="Normal (Web)"/>
    <w:basedOn w:val="Normal"/>
    <w:link w:val="NormalWebChar"/>
    <w:uiPriority w:val="99"/>
    <w:unhideWhenUsed/>
    <w:rsid w:val="00F6117D"/>
    <w:pPr>
      <w:bidi w:val="0"/>
      <w:spacing w:before="100" w:after="100"/>
    </w:pPr>
    <w:rPr>
      <w:rFonts w:eastAsia="Times New Roman"/>
      <w:kern w:val="0"/>
      <w:szCs w:val="20"/>
      <w:lang w:bidi="fa-IR"/>
      <w14:ligatures w14:val="none"/>
    </w:rPr>
  </w:style>
  <w:style w:type="paragraph" w:customStyle="1" w:styleId="SnmBody">
    <w:name w:val="SnmBody"/>
    <w:basedOn w:val="Normal"/>
    <w:uiPriority w:val="99"/>
    <w:rsid w:val="00F6117D"/>
    <w:pPr>
      <w:spacing w:before="0" w:beforeAutospacing="0" w:after="0" w:afterAutospacing="0"/>
      <w:ind w:firstLine="284"/>
      <w:jc w:val="both"/>
    </w:pPr>
    <w:rPr>
      <w:rFonts w:eastAsia="Times New Roman"/>
      <w:kern w:val="0"/>
      <w:sz w:val="20"/>
      <w:szCs w:val="24"/>
      <w:lang w:bidi="fa-IR"/>
      <w14:ligatures w14:val="none"/>
    </w:rPr>
  </w:style>
  <w:style w:type="character" w:customStyle="1" w:styleId="NormalWebChar">
    <w:name w:val="Normal (Web) Char"/>
    <w:link w:val="NormalWeb"/>
    <w:uiPriority w:val="99"/>
    <w:rsid w:val="00F6117D"/>
    <w:rPr>
      <w:rFonts w:eastAsia="Times New Roman"/>
      <w:kern w:val="0"/>
      <w:szCs w:val="20"/>
      <w:lang w:bidi="fa-IR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F61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</Template>
  <TotalTime>68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amin baghyani</cp:lastModifiedBy>
  <cp:revision>51</cp:revision>
  <dcterms:created xsi:type="dcterms:W3CDTF">2024-07-23T18:38:00Z</dcterms:created>
  <dcterms:modified xsi:type="dcterms:W3CDTF">2026-08-04T16:32:00Z</dcterms:modified>
</cp:coreProperties>
</file>